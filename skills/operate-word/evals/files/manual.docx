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概要</w:t>
      </w:r>
    </w:p>
    <w:p>
      <w:pPr>
        <w:pStyle w:val="Normal"/>
        <w:bidi w:val="0"/>
        <w:jc w:val="start"/>
        <w:rPr/>
      </w:pPr>
      <w:r>
        <w:rPr/>
        <w:t xml:space="preserve">本書は </w:t>
      </w:r>
      <w:r>
        <w:rPr/>
        <w:t xml:space="preserve">Alpha 2 </w:t>
      </w:r>
      <w:r>
        <w:rPr/>
        <w:t>の操作説明である</w:t>
      </w:r>
      <w:r>
        <w:rPr>
          <w:rStyle w:val="FootnoteReference"/>
        </w:rPr>
        <w:footnoteReference w:id="2"/>
      </w:r>
      <w:r>
        <w:rPr/>
        <w:t>。</w:t>
      </w:r>
    </w:p>
    <w:sdt>
      <w:sdtPr>
        <w:alias w:val="対象機種"/>
      </w:sdtPr>
      <w:sdtContent>
        <w:p>
          <w:r>
            <w:t xml:space="preserve">対象機種: Alpha 2</w:t>
          </w:r>
        </w:p>
      </w:sdtContent>
    </w:sdt>
    <w:p>
      <w:pPr>
        <w:pStyle w:val="Normal"/>
        <w:bidi w:val="0"/>
        <w:jc w:val="start"/>
        <w:rPr/>
      </w:pPr>
      <w:r>
        <w:rPr/>
        <w:t>電源を入れる前に付属の説明書を読む。</w:t>
      </w:r>
      <w:r>
        <mc:AlternateContent>
          <mc:Choice Requires="wps">
            <w:drawing>
              <wp:anchor behindDoc="0" distT="72390" distB="72390" distL="72390" distR="7239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2160270" cy="539750"/>
                <wp:effectExtent l="0" t="0" r="0" b="0"/>
                <wp:wrapSquare wrapText="bothSides"/>
                <wp:docPr id="1" name="guid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270" cy="539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 xml:space="preserve">Alpha 2 </w:t>
                            </w:r>
                            <w:r>
                              <w:rPr/>
                              <w:t>クイックガイド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170.1pt;height:42.5pt;mso-wrap-distance-left:5.7pt;mso-wrap-distance-right:5.7pt;mso-wrap-distance-top:5.7pt;mso-wrap-distance-bottom:5.7pt;margin-top:5.7pt;mso-position-vertical:top;mso-position-vertical-relative:text;margin-left:155.9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 xml:space="preserve">Alpha 2 </w:t>
                      </w:r>
                      <w:r>
                        <w:rPr/>
                        <w:t>クイックガイド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  <w:t>型番</w:t>
      </w:r>
      <w:r>
        <w:rPr/>
        <w:tab/>
        <w:t>Alpha 2</w:t>
      </w:r>
    </w:p>
    <w:p>
      <w:pPr>
        <w:pStyle w:val="Heading1"/>
        <w:bidi w:val="0"/>
        <w:ind w:hanging="0" w:start="0"/>
        <w:jc w:val="start"/>
        <w:rPr/>
      </w:pPr>
      <w:r>
        <w:rPr/>
        <w:t>仕様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6425" w:type="dxa"/>
            <w:gridSpan w:val="2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項目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値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本体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重さ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1.2 kg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電源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電圧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AC 100 V</w:t>
            </w:r>
          </w:p>
        </w:tc>
      </w:tr>
    </w:tbl>
    <w:p>
      <w:pPr>
        <w:pStyle w:val="Heading2"/>
        <w:bidi w:val="0"/>
        <w:ind w:hanging="0" w:start="0"/>
        <w:jc w:val="start"/>
        <w:rPr/>
      </w:pPr>
      <w:r>
        <w:rPr/>
        <w:t>対応機種</w:t>
      </w:r>
    </w:p>
    <w:p>
      <w:pPr>
        <w:pStyle w:val="Normal"/>
        <w:bidi w:val="0"/>
        <w:jc w:val="start"/>
        <w:rPr/>
      </w:pPr>
      <w:r>
        <w:rPr/>
        <w:t xml:space="preserve">Alpha 1 </w:t>
      </w:r>
      <w:r>
        <w:rPr/>
        <w:t>との互換性は無い。</w:t>
      </w:r>
      <w:ins w:id="901" w:author="山田" w:date="2026-10-01T00:00:00Z">
        <w:r>
          <w:t xml:space="preserve">（Alpha 2 の後継機を除く）</w:t>
        </w:r>
      </w:ins>
    </w:p>
    <w:sectPr>
      <w:headerReference w:type="first" r:id="rId7"/>
      <w:headerReference w:type="default" r:id="rId8"/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itlePg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 xml:space="preserve">Alpha 2 </w:t>
      </w:r>
      <w:r>
        <w:rPr/>
        <w:t>は</w:t>
      </w:r>
      <w:r>
        <w:rPr/>
        <w:t>2024</w:t>
      </w:r>
      <w:r>
        <w:rPr/>
        <w:t>年</w:t>
      </w:r>
      <w:r>
        <w:rPr/>
        <w:t>4</w:t>
      </w:r>
      <w:r>
        <w:rPr/>
        <w:t>月に発売した。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Alpha 2 取扱説明書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取扱説明書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